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C1014C7" w14:textId="5E5E6521" w:rsidR="00780F88" w:rsidRPr="00A56F01" w:rsidRDefault="006B0F6B" w:rsidP="00025C95">
      <w:pPr>
        <w:spacing w:before="240" w:after="120"/>
        <w:rPr>
          <w:rFonts w:ascii="Arial" w:hAnsi="Arial" w:cs="Arial"/>
          <w:b/>
          <w:szCs w:val="20"/>
        </w:rPr>
      </w:pPr>
      <w:ins w:id="1" w:author="Georgia Aitkenhead" w:date="2019-07-12T13:52:00Z">
        <w:r>
          <w:rPr>
            <w:rFonts w:ascii="Arial" w:hAnsi="Arial" w:cs="Arial"/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3F891B2D" wp14:editId="4B2619A5">
                  <wp:simplePos x="0" y="0"/>
                  <wp:positionH relativeFrom="column">
                    <wp:posOffset>4219460</wp:posOffset>
                  </wp:positionH>
                  <wp:positionV relativeFrom="paragraph">
                    <wp:posOffset>5596087</wp:posOffset>
                  </wp:positionV>
                  <wp:extent cx="2137273" cy="605927"/>
                  <wp:effectExtent l="0" t="0" r="9525" b="1651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137273" cy="6059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5FB6B4" w14:textId="1BE6C5F8" w:rsidR="006B0F6B" w:rsidRDefault="006B0F6B">
                              <w:ins w:id="2" w:author="Georgia Aitkenhead" w:date="2019-07-12T13:52:00Z">
                                <w:r>
                                  <w:t>(leave blank if you prefer not to specify)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F891B2D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margin-left:332.25pt;margin-top:440.65pt;width:168.3pt;height:4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" fillcolor="white [3201]" strokeweight=".5pt">
                  <v:textbox>
                    <w:txbxContent>
                      <w:p w14:paraId="1C5FB6B4" w14:textId="1BE6C5F8" w:rsidR="006B0F6B" w:rsidRDefault="006B0F6B">
                        <w:bookmarkStart w:id="3" w:name="_GoBack"/>
                        <w:ins w:id="4" w:author="Georgia Aitkenhead" w:date="2019-07-12T13:52:00Z">
                          <w:r>
                            <w:t>(leave blank if you prefer not to specify)</w:t>
                          </w:r>
                        </w:ins>
                        <w:bookmarkEnd w:id="3"/>
                      </w:p>
                    </w:txbxContent>
                  </v:textbox>
                </v:shape>
              </w:pict>
            </mc:Fallback>
          </mc:AlternateContent>
        </w:r>
      </w:ins>
      <w:r w:rsidR="00572A98" w:rsidRPr="00A56F01">
        <w:rPr>
          <w:rFonts w:ascii="Arial" w:hAnsi="Arial" w:cs="Arial"/>
          <w:b/>
          <w:szCs w:val="20"/>
        </w:rPr>
        <w:t xml:space="preserve">Autistica/Turing </w:t>
      </w:r>
      <w:r w:rsidR="003F785F" w:rsidRPr="00A56F01">
        <w:rPr>
          <w:rFonts w:ascii="Arial" w:hAnsi="Arial" w:cs="Arial"/>
          <w:b/>
          <w:szCs w:val="20"/>
        </w:rPr>
        <w:t>c</w:t>
      </w:r>
      <w:r w:rsidR="00572A98" w:rsidRPr="00A56F01">
        <w:rPr>
          <w:rFonts w:ascii="Arial" w:hAnsi="Arial" w:cs="Arial"/>
          <w:b/>
          <w:szCs w:val="20"/>
        </w:rPr>
        <w:t xml:space="preserve">itizen </w:t>
      </w:r>
      <w:r w:rsidR="003F785F" w:rsidRPr="00A56F01">
        <w:rPr>
          <w:rFonts w:ascii="Arial" w:hAnsi="Arial" w:cs="Arial"/>
          <w:b/>
          <w:szCs w:val="20"/>
        </w:rPr>
        <w:t>s</w:t>
      </w:r>
      <w:r w:rsidR="00572A98" w:rsidRPr="00A56F01">
        <w:rPr>
          <w:rFonts w:ascii="Arial" w:hAnsi="Arial" w:cs="Arial"/>
          <w:b/>
          <w:szCs w:val="20"/>
        </w:rPr>
        <w:t xml:space="preserve">cience </w:t>
      </w:r>
      <w:r w:rsidR="003F785F" w:rsidRPr="00A56F01">
        <w:rPr>
          <w:rFonts w:ascii="Arial" w:hAnsi="Arial" w:cs="Arial"/>
          <w:b/>
          <w:szCs w:val="20"/>
        </w:rPr>
        <w:t>p</w:t>
      </w:r>
      <w:r w:rsidR="00572A98" w:rsidRPr="00A56F01">
        <w:rPr>
          <w:rFonts w:ascii="Arial" w:hAnsi="Arial" w:cs="Arial"/>
          <w:b/>
          <w:szCs w:val="20"/>
        </w:rPr>
        <w:t>roject: Consent form</w:t>
      </w:r>
    </w:p>
    <w:tbl>
      <w:tblPr>
        <w:tblStyle w:val="TableGrid"/>
        <w:tblW w:w="93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9"/>
        <w:gridCol w:w="3204"/>
        <w:gridCol w:w="285"/>
        <w:gridCol w:w="632"/>
        <w:gridCol w:w="880"/>
        <w:gridCol w:w="1305"/>
        <w:gridCol w:w="521"/>
        <w:gridCol w:w="94"/>
        <w:gridCol w:w="244"/>
      </w:tblGrid>
      <w:tr w:rsidR="007337E1" w:rsidRPr="0072056D" w14:paraId="64B6CCEE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03BCE4CC" w14:textId="77777777" w:rsidR="007337E1" w:rsidRPr="0072056D" w:rsidRDefault="007337E1" w:rsidP="001A1358">
            <w:pPr>
              <w:spacing w:after="120"/>
              <w:rPr>
                <w:rFonts w:ascii="Arial" w:hAnsi="Arial" w:cs="Arial"/>
                <w:lang w:val="en-US"/>
              </w:rPr>
            </w:pPr>
          </w:p>
        </w:tc>
        <w:tc>
          <w:tcPr>
            <w:tcW w:w="521" w:type="dxa"/>
          </w:tcPr>
          <w:p w14:paraId="00A212C5" w14:textId="6018711E" w:rsidR="007337E1" w:rsidRPr="007337E1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Cs/>
              </w:rPr>
            </w:pPr>
            <w:r w:rsidRPr="007337E1">
              <w:rPr>
                <w:rFonts w:ascii="Arial" w:hAnsi="Arial" w:cs="Arial"/>
                <w:bCs/>
                <w:sz w:val="16"/>
              </w:rPr>
              <w:t xml:space="preserve">Tick </w:t>
            </w:r>
            <w:r>
              <w:rPr>
                <w:rFonts w:ascii="Arial" w:hAnsi="Arial" w:cs="Arial"/>
                <w:bCs/>
                <w:sz w:val="16"/>
              </w:rPr>
              <w:t xml:space="preserve">to </w:t>
            </w:r>
            <w:r w:rsidR="001A1358">
              <w:rPr>
                <w:rFonts w:ascii="Arial" w:hAnsi="Arial" w:cs="Arial"/>
                <w:bCs/>
                <w:sz w:val="16"/>
              </w:rPr>
              <w:t>agree</w:t>
            </w:r>
          </w:p>
        </w:tc>
      </w:tr>
      <w:tr w:rsidR="00780F88" w:rsidRPr="0072056D" w14:paraId="09132DC9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762D833A" w14:textId="15459BBC" w:rsidR="00780F88" w:rsidRPr="003A0147" w:rsidRDefault="00780F8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  <w:lang w:val="en-US"/>
              </w:rPr>
              <w:t>I have been told about the research I am taking part in. I have had a chance to ask questions and</w:t>
            </w:r>
            <w:r w:rsidRPr="003A0147">
              <w:rPr>
                <w:rFonts w:ascii="Arial" w:hAnsi="Arial" w:cs="Arial"/>
              </w:rPr>
              <w:t xml:space="preserve"> I understand that taking part is voluntary, and that I can stop taking part at any point without having to give a reason.</w:t>
            </w:r>
          </w:p>
        </w:tc>
        <w:tc>
          <w:tcPr>
            <w:tcW w:w="521" w:type="dxa"/>
          </w:tcPr>
          <w:p w14:paraId="7DF708A2" w14:textId="0CFD486F" w:rsidR="00780F88" w:rsidRPr="007337E1" w:rsidRDefault="00780F8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1389CAD3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61F08C6" w14:textId="3554731A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 xml:space="preserve">I understand that I can contact </w:t>
            </w:r>
            <w:r w:rsidR="006D70D1" w:rsidRPr="003A0147">
              <w:rPr>
                <w:rFonts w:ascii="Arial" w:hAnsi="Arial" w:cs="Arial"/>
              </w:rPr>
              <w:t xml:space="preserve">Dr </w:t>
            </w:r>
            <w:r w:rsidRPr="003A0147">
              <w:rPr>
                <w:rFonts w:ascii="Arial" w:hAnsi="Arial" w:cs="Arial"/>
              </w:rPr>
              <w:t>Kirstie Whitaker (</w:t>
            </w:r>
            <w:hyperlink r:id="rId8" w:history="1">
              <w:r w:rsidR="001A1358" w:rsidRPr="003A0147">
                <w:rPr>
                  <w:rStyle w:val="Hyperlink"/>
                  <w:rFonts w:ascii="Arial" w:hAnsi="Arial" w:cs="Arial"/>
                </w:rPr>
                <w:t>kwhitaker@turing.ac.uk</w:t>
              </w:r>
            </w:hyperlink>
            <w:r w:rsidRPr="003A0147">
              <w:rPr>
                <w:rFonts w:ascii="Arial" w:hAnsi="Arial" w:cs="Arial"/>
              </w:rPr>
              <w:t>) or Bethan Davies (</w:t>
            </w:r>
            <w:hyperlink r:id="rId9" w:history="1">
              <w:r w:rsidR="001A1358" w:rsidRPr="003A0147">
                <w:rPr>
                  <w:rStyle w:val="Hyperlink"/>
                  <w:rFonts w:ascii="Arial" w:hAnsi="Arial" w:cs="Arial"/>
                </w:rPr>
                <w:t>bethan.davies@autistica.org.uk</w:t>
              </w:r>
            </w:hyperlink>
            <w:r w:rsidRPr="003A0147">
              <w:rPr>
                <w:rFonts w:ascii="Arial" w:hAnsi="Arial" w:cs="Arial"/>
              </w:rPr>
              <w:t>) at any time to talk about my involvement</w:t>
            </w:r>
            <w:r w:rsidR="006D70D1" w:rsidRPr="003A0147">
              <w:rPr>
                <w:rFonts w:ascii="Arial" w:hAnsi="Arial" w:cs="Arial"/>
              </w:rPr>
              <w:t xml:space="preserve"> in the project.</w:t>
            </w:r>
          </w:p>
        </w:tc>
        <w:tc>
          <w:tcPr>
            <w:tcW w:w="521" w:type="dxa"/>
          </w:tcPr>
          <w:p w14:paraId="0FA04BD4" w14:textId="6B693D60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76791356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186B996A" w14:textId="253317B8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>I understand that</w:t>
            </w:r>
            <w:r w:rsidR="001A1358" w:rsidRPr="003A0147">
              <w:rPr>
                <w:rFonts w:ascii="Arial" w:hAnsi="Arial" w:cs="Arial"/>
              </w:rPr>
              <w:t xml:space="preserve"> I can report an issue or any misconduct to one </w:t>
            </w:r>
            <w:r w:rsidRPr="003A0147">
              <w:rPr>
                <w:rFonts w:ascii="Arial" w:hAnsi="Arial" w:cs="Arial"/>
              </w:rPr>
              <w:t xml:space="preserve">of the facilitators present. If I do not feel comfortable reporting to a facilitator, I can contact </w:t>
            </w:r>
            <w:r w:rsidR="006D70D1" w:rsidRPr="003A0147">
              <w:rPr>
                <w:rFonts w:ascii="Arial" w:hAnsi="Arial" w:cs="Arial"/>
              </w:rPr>
              <w:t xml:space="preserve">Dr </w:t>
            </w:r>
            <w:r w:rsidRPr="003A0147">
              <w:rPr>
                <w:rFonts w:ascii="Arial" w:hAnsi="Arial" w:cs="Arial"/>
              </w:rPr>
              <w:t>James Cusack (</w:t>
            </w:r>
            <w:hyperlink r:id="rId10" w:history="1">
              <w:r w:rsidRPr="003A0147">
                <w:rPr>
                  <w:rStyle w:val="Hyperlink"/>
                  <w:rFonts w:ascii="Arial" w:hAnsi="Arial" w:cs="Arial"/>
                </w:rPr>
                <w:t>james.cusack@autistica.org.uk</w:t>
              </w:r>
            </w:hyperlink>
            <w:r w:rsidRPr="003A0147">
              <w:rPr>
                <w:rFonts w:ascii="Arial" w:hAnsi="Arial" w:cs="Arial"/>
              </w:rPr>
              <w:t>).</w:t>
            </w:r>
          </w:p>
        </w:tc>
        <w:tc>
          <w:tcPr>
            <w:tcW w:w="521" w:type="dxa"/>
          </w:tcPr>
          <w:p w14:paraId="72E92D3B" w14:textId="786F930C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6C2BCFB0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0557E760" w14:textId="535A9BCF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>I can see, and I agree to follow, the code of conduct for th</w:t>
            </w:r>
            <w:r w:rsidR="001A1358" w:rsidRPr="003A0147">
              <w:rPr>
                <w:rFonts w:ascii="Arial" w:hAnsi="Arial" w:cs="Arial"/>
              </w:rPr>
              <w:t>is</w:t>
            </w:r>
            <w:r w:rsidRPr="003A0147">
              <w:rPr>
                <w:rFonts w:ascii="Arial" w:hAnsi="Arial" w:cs="Arial"/>
              </w:rPr>
              <w:t xml:space="preserve"> project for as long as I am         involved in it.</w:t>
            </w:r>
          </w:p>
        </w:tc>
        <w:tc>
          <w:tcPr>
            <w:tcW w:w="521" w:type="dxa"/>
          </w:tcPr>
          <w:p w14:paraId="18541163" w14:textId="5B26BEB9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E3FF907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0360A8A5" w14:textId="1430541B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am happy for sound recordings to be made during the sessions</w:t>
            </w:r>
            <w:r w:rsidR="006D70D1" w:rsidRPr="003A0147">
              <w:rPr>
                <w:rFonts w:ascii="Arial" w:hAnsi="Arial" w:cs="Arial"/>
              </w:rPr>
              <w:t xml:space="preserve">. I understand that they will be </w:t>
            </w:r>
            <w:r w:rsidRPr="003A0147">
              <w:rPr>
                <w:rFonts w:ascii="Arial" w:hAnsi="Arial" w:cs="Arial"/>
              </w:rPr>
              <w:t>sent to a professional transcription service to be written out</w:t>
            </w:r>
            <w:r w:rsidR="006D70D1" w:rsidRPr="003A0147">
              <w:rPr>
                <w:rFonts w:ascii="Arial" w:hAnsi="Arial" w:cs="Arial"/>
              </w:rPr>
              <w:t xml:space="preserve"> and used by the research team to learn from the conversation today.</w:t>
            </w:r>
          </w:p>
        </w:tc>
        <w:tc>
          <w:tcPr>
            <w:tcW w:w="521" w:type="dxa"/>
          </w:tcPr>
          <w:p w14:paraId="2E326456" w14:textId="074F23C6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4434C7A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86467ED" w14:textId="53289297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understand that the </w:t>
            </w:r>
            <w:r w:rsidR="006D70D1" w:rsidRPr="003A0147">
              <w:rPr>
                <w:rFonts w:ascii="Arial" w:hAnsi="Arial" w:cs="Arial"/>
              </w:rPr>
              <w:t>r</w:t>
            </w:r>
            <w:r w:rsidRPr="003A0147">
              <w:rPr>
                <w:rFonts w:ascii="Arial" w:hAnsi="Arial" w:cs="Arial"/>
              </w:rPr>
              <w:t>ecording will be deleted after transcription no more than 3 months from now. The transcription will have no names associated with it and will not be made public.</w:t>
            </w:r>
          </w:p>
        </w:tc>
        <w:tc>
          <w:tcPr>
            <w:tcW w:w="521" w:type="dxa"/>
          </w:tcPr>
          <w:p w14:paraId="2EF3A665" w14:textId="021C2399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4B50FCBC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1939724C" w14:textId="60910B1F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give permission for </w:t>
            </w:r>
            <w:r w:rsidR="006D70D1" w:rsidRPr="003A0147">
              <w:rPr>
                <w:rFonts w:ascii="Arial" w:hAnsi="Arial" w:cs="Arial"/>
              </w:rPr>
              <w:t xml:space="preserve">the research team to use the transcript and their notes from the session today to write a summary of </w:t>
            </w:r>
            <w:r w:rsidRPr="003A0147">
              <w:rPr>
                <w:rFonts w:ascii="Arial" w:hAnsi="Arial" w:cs="Arial"/>
              </w:rPr>
              <w:t>the conversation</w:t>
            </w:r>
            <w:r w:rsidR="006D26BD">
              <w:rPr>
                <w:rFonts w:ascii="Arial" w:hAnsi="Arial" w:cs="Arial"/>
              </w:rPr>
              <w:t>.</w:t>
            </w:r>
          </w:p>
        </w:tc>
        <w:tc>
          <w:tcPr>
            <w:tcW w:w="521" w:type="dxa"/>
          </w:tcPr>
          <w:p w14:paraId="4BE27FE3" w14:textId="41696FF2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01151AF2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48FC4CC3" w14:textId="78FE5560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understand that </w:t>
            </w:r>
            <w:r w:rsidR="006D70D1" w:rsidRPr="003A0147">
              <w:rPr>
                <w:rFonts w:ascii="Arial" w:hAnsi="Arial" w:cs="Arial"/>
              </w:rPr>
              <w:t xml:space="preserve">a </w:t>
            </w:r>
            <w:r w:rsidRPr="003A0147">
              <w:rPr>
                <w:rFonts w:ascii="Arial" w:hAnsi="Arial" w:cs="Arial"/>
              </w:rPr>
              <w:t xml:space="preserve">summary of this session </w:t>
            </w:r>
            <w:r w:rsidR="006D70D1" w:rsidRPr="003A0147">
              <w:rPr>
                <w:rFonts w:ascii="Arial" w:hAnsi="Arial" w:cs="Arial"/>
              </w:rPr>
              <w:t>will be published online in a way that does not identify any participant</w:t>
            </w:r>
            <w:r w:rsidRPr="003A0147">
              <w:rPr>
                <w:rFonts w:ascii="Arial" w:hAnsi="Arial" w:cs="Arial"/>
              </w:rPr>
              <w:t xml:space="preserve">. I agree that </w:t>
            </w:r>
            <w:r w:rsidR="006D70D1" w:rsidRPr="003A0147">
              <w:rPr>
                <w:rFonts w:ascii="Arial" w:hAnsi="Arial" w:cs="Arial"/>
              </w:rPr>
              <w:t xml:space="preserve">it </w:t>
            </w:r>
            <w:r w:rsidRPr="003A0147">
              <w:rPr>
                <w:rFonts w:ascii="Arial" w:hAnsi="Arial" w:cs="Arial"/>
              </w:rPr>
              <w:t>can be used to inform research publications.</w:t>
            </w:r>
          </w:p>
        </w:tc>
        <w:tc>
          <w:tcPr>
            <w:tcW w:w="521" w:type="dxa"/>
          </w:tcPr>
          <w:p w14:paraId="1219C130" w14:textId="0D1716F0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6D70D1" w:rsidRPr="0072056D" w14:paraId="6AA589B5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4E999672" w14:textId="175CD0C0" w:rsidR="006D70D1" w:rsidRPr="003A0147" w:rsidRDefault="006D70D1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understand that I will have the opportunity to review this summary before it is made public.</w:t>
            </w:r>
          </w:p>
        </w:tc>
        <w:tc>
          <w:tcPr>
            <w:tcW w:w="521" w:type="dxa"/>
          </w:tcPr>
          <w:p w14:paraId="752D6C6D" w14:textId="131C2352" w:rsidR="006D70D1" w:rsidRPr="0072056D" w:rsidRDefault="006D70D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739ED63F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500EE233" w14:textId="2F507F1F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would like to take part in today’s session.</w:t>
            </w:r>
          </w:p>
        </w:tc>
        <w:tc>
          <w:tcPr>
            <w:tcW w:w="521" w:type="dxa"/>
          </w:tcPr>
          <w:p w14:paraId="66089DE9" w14:textId="382396E5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7E7A69E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F8E3097" w14:textId="12E55C79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agree for my personal information, provided below, to be used to contact me in future and to reimburse me for my participation in today’s session. I understand that all personal information will remain confidential.</w:t>
            </w:r>
          </w:p>
        </w:tc>
        <w:tc>
          <w:tcPr>
            <w:tcW w:w="521" w:type="dxa"/>
          </w:tcPr>
          <w:p w14:paraId="7CEAD483" w14:textId="4B687EFF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684D9E">
              <w:rPr>
                <w:rFonts w:ascii="Arial" w:hAnsi="Arial" w:cs="Arial"/>
                <w:b/>
                <w:bCs/>
              </w:rPr>
            </w:r>
            <w:r w:rsidR="00684D9E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366D00" w14:paraId="161A1088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69DE4C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  <w:p w14:paraId="325F56BA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  <w:vAlign w:val="center"/>
          </w:tcPr>
          <w:p w14:paraId="0E8EF7A3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  <w:u w:color="000000" w:themeColor="text1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  <w:u w:color="000000" w:themeColor="text1"/>
              </w:rPr>
              <w:t>First name</w:t>
            </w:r>
          </w:p>
        </w:tc>
        <w:tc>
          <w:tcPr>
            <w:tcW w:w="285" w:type="dxa"/>
          </w:tcPr>
          <w:p w14:paraId="1DBEE86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bottom w:val="single" w:sz="4" w:space="0" w:color="auto"/>
            </w:tcBorders>
            <w:vAlign w:val="center"/>
          </w:tcPr>
          <w:p w14:paraId="3FE790F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Surname</w:t>
            </w:r>
          </w:p>
        </w:tc>
        <w:tc>
          <w:tcPr>
            <w:tcW w:w="244" w:type="dxa"/>
            <w:vAlign w:val="center"/>
          </w:tcPr>
          <w:p w14:paraId="31B20943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 w:rsidR="001A1358" w:rsidRPr="00366D00" w14:paraId="5D26C431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A0602B6" w14:textId="77777777" w:rsidR="006B0F6B" w:rsidRDefault="006B0F6B" w:rsidP="001A1358">
            <w:pPr>
              <w:pStyle w:val="Title"/>
              <w:jc w:val="right"/>
              <w:rPr>
                <w:ins w:id="3" w:author="Georgia Aitkenhead" w:date="2019-07-12T13:51:00Z"/>
                <w:rFonts w:ascii="Arial" w:hAnsi="Arial" w:cs="Arial"/>
                <w:sz w:val="22"/>
                <w:szCs w:val="22"/>
              </w:rPr>
            </w:pPr>
          </w:p>
          <w:p w14:paraId="7A95F1E7" w14:textId="77777777" w:rsidR="006B0F6B" w:rsidRDefault="006B0F6B" w:rsidP="001A1358">
            <w:pPr>
              <w:pStyle w:val="Title"/>
              <w:jc w:val="right"/>
              <w:rPr>
                <w:ins w:id="4" w:author="Georgia Aitkenhead" w:date="2019-07-12T13:51:00Z"/>
                <w:rFonts w:ascii="Arial" w:hAnsi="Arial" w:cs="Arial"/>
                <w:sz w:val="22"/>
                <w:szCs w:val="22"/>
              </w:rPr>
            </w:pPr>
          </w:p>
          <w:p w14:paraId="00F8E5EF" w14:textId="63A2E0C6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Date of Birth: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</w:tcPr>
          <w:p w14:paraId="6799C1F6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85" w:type="dxa"/>
          </w:tcPr>
          <w:p w14:paraId="10B2E6CB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</w:tcBorders>
            <w:vAlign w:val="bottom"/>
          </w:tcPr>
          <w:p w14:paraId="143D356E" w14:textId="4CAE862E" w:rsidR="006B0F6B" w:rsidRDefault="006B0F6B" w:rsidP="001A1358">
            <w:pPr>
              <w:pStyle w:val="Title"/>
              <w:jc w:val="left"/>
              <w:rPr>
                <w:ins w:id="5" w:author="Georgia Aitkenhead" w:date="2019-07-12T13:50:00Z"/>
                <w:rFonts w:ascii="Arial" w:hAnsi="Arial" w:cs="Arial"/>
                <w:b w:val="0"/>
                <w:bCs/>
                <w:sz w:val="22"/>
                <w:szCs w:val="22"/>
              </w:rPr>
            </w:pPr>
          </w:p>
          <w:commentRangeStart w:id="6"/>
          <w:p w14:paraId="7A8419AA" w14:textId="77777777" w:rsidR="006B0F6B" w:rsidRDefault="001A1358" w:rsidP="001A1358">
            <w:pPr>
              <w:pStyle w:val="Title"/>
              <w:jc w:val="left"/>
              <w:rPr>
                <w:ins w:id="7" w:author="Georgia Aitkenhead" w:date="2019-07-12T13:53:00Z"/>
                <w:rFonts w:ascii="Arial" w:hAnsi="Arial" w:cs="Arial"/>
                <w:sz w:val="22"/>
                <w:szCs w:val="22"/>
              </w:rPr>
            </w:pPr>
            <w:del w:id="8" w:author="Georgia Aitkenhead" w:date="2019-07-12T13:49:00Z">
              <w:r w:rsidRPr="00366D00" w:rsidDel="006B0F6B">
                <w:rPr>
                  <w:rFonts w:ascii="Arial" w:hAnsi="Arial" w:cs="Arial"/>
                  <w:b w:val="0"/>
                  <w:bCs/>
                  <w:sz w:val="22"/>
                  <w:szCs w:val="22"/>
                </w:rPr>
                <w:fldChar w:fldCharType="begin">
                  <w:ffData>
                    <w:name w:val="Check2"/>
                    <w:enabled/>
                    <w:calcOnExit w:val="0"/>
                    <w:checkBox>
                      <w:sizeAuto/>
                      <w:default w:val="0"/>
                    </w:checkBox>
                  </w:ffData>
                </w:fldChar>
              </w:r>
              <w:r w:rsidRPr="00366D00" w:rsidDel="006B0F6B">
                <w:rPr>
                  <w:rFonts w:ascii="Arial" w:hAnsi="Arial" w:cs="Arial"/>
                  <w:b w:val="0"/>
                  <w:bCs/>
                  <w:sz w:val="22"/>
                  <w:szCs w:val="22"/>
                </w:rPr>
                <w:delInstrText xml:space="preserve"> FORMCHECKBOX </w:delInstrText>
              </w:r>
              <w:r w:rsidR="00684D9E">
                <w:rPr>
                  <w:rFonts w:ascii="Arial" w:hAnsi="Arial" w:cs="Arial"/>
                  <w:b w:val="0"/>
                  <w:bCs/>
                  <w:sz w:val="22"/>
                  <w:szCs w:val="22"/>
                </w:rPr>
              </w:r>
              <w:r w:rsidR="00684D9E">
                <w:rPr>
                  <w:rFonts w:ascii="Arial" w:hAnsi="Arial" w:cs="Arial"/>
                  <w:b w:val="0"/>
                  <w:bCs/>
                  <w:sz w:val="22"/>
                  <w:szCs w:val="22"/>
                </w:rPr>
                <w:fldChar w:fldCharType="separate"/>
              </w:r>
              <w:r w:rsidRPr="00366D00" w:rsidDel="006B0F6B">
                <w:rPr>
                  <w:rFonts w:ascii="Arial" w:hAnsi="Arial" w:cs="Arial"/>
                  <w:b w:val="0"/>
                  <w:bCs/>
                  <w:sz w:val="22"/>
                  <w:szCs w:val="22"/>
                </w:rPr>
                <w:fldChar w:fldCharType="end"/>
              </w:r>
              <w:r w:rsidRPr="00366D00" w:rsidDel="006B0F6B">
                <w:rPr>
                  <w:rFonts w:ascii="Arial" w:hAnsi="Arial" w:cs="Arial"/>
                  <w:b w:val="0"/>
                  <w:bCs/>
                  <w:sz w:val="22"/>
                  <w:szCs w:val="22"/>
                </w:rPr>
                <w:delText xml:space="preserve"> </w:delText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delText xml:space="preserve">Male  </w:delText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fldChar w:fldCharType="begin">
                  <w:ffData>
                    <w:name w:val="Check2"/>
                    <w:enabled/>
                    <w:calcOnExit w:val="0"/>
                    <w:checkBox>
                      <w:sizeAuto/>
                      <w:default w:val="0"/>
                    </w:checkBox>
                  </w:ffData>
                </w:fldChar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delInstrText xml:space="preserve"> FORMCHECKBOX </w:delInstrText>
              </w:r>
              <w:r w:rsidR="00684D9E">
                <w:rPr>
                  <w:rFonts w:ascii="Arial" w:hAnsi="Arial" w:cs="Arial"/>
                  <w:sz w:val="22"/>
                  <w:szCs w:val="22"/>
                </w:rPr>
              </w:r>
              <w:r w:rsidR="00684D9E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fldChar w:fldCharType="end"/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delText xml:space="preserve"> Female </w:delText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fldChar w:fldCharType="begin">
                  <w:ffData>
                    <w:name w:val="Check2"/>
                    <w:enabled/>
                    <w:calcOnExit w:val="0"/>
                    <w:checkBox>
                      <w:sizeAuto/>
                      <w:default w:val="0"/>
                    </w:checkBox>
                  </w:ffData>
                </w:fldChar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delInstrText xml:space="preserve"> FORMCHECKBOX </w:delInstrText>
              </w:r>
              <w:r w:rsidR="00684D9E">
                <w:rPr>
                  <w:rFonts w:ascii="Arial" w:hAnsi="Arial" w:cs="Arial"/>
                  <w:sz w:val="22"/>
                  <w:szCs w:val="22"/>
                </w:rPr>
              </w:r>
              <w:r w:rsidR="00684D9E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fldChar w:fldCharType="end"/>
              </w:r>
              <w:r w:rsidRPr="00366D00" w:rsidDel="006B0F6B">
                <w:rPr>
                  <w:rFonts w:ascii="Arial" w:hAnsi="Arial" w:cs="Arial"/>
                  <w:sz w:val="22"/>
                  <w:szCs w:val="22"/>
                </w:rPr>
                <w:delText xml:space="preserve"> Other</w:delText>
              </w:r>
            </w:del>
            <w:ins w:id="9" w:author="Georgia Aitkenhead" w:date="2019-07-12T13:49:00Z">
              <w:r w:rsidR="006B0F6B">
                <w:rPr>
                  <w:rFonts w:ascii="Arial" w:hAnsi="Arial" w:cs="Arial"/>
                  <w:sz w:val="22"/>
                  <w:szCs w:val="22"/>
                </w:rPr>
                <w:t>Gender</w:t>
              </w:r>
            </w:ins>
            <w:commentRangeEnd w:id="6"/>
            <w:ins w:id="10" w:author="Georgia Aitkenhead" w:date="2019-07-12T13:52:00Z">
              <w:r w:rsidR="006B0F6B">
                <w:rPr>
                  <w:rStyle w:val="CommentReference"/>
                  <w:rFonts w:asciiTheme="minorHAnsi" w:eastAsiaTheme="minorHAnsi" w:hAnsiTheme="minorHAnsi" w:cstheme="minorBidi"/>
                  <w:b w:val="0"/>
                  <w:lang w:eastAsia="en-US"/>
                </w:rPr>
                <w:commentReference w:id="6"/>
              </w:r>
            </w:ins>
          </w:p>
          <w:p w14:paraId="3A4CB251" w14:textId="163339B7" w:rsidR="001A1358" w:rsidRPr="006B0F6B" w:rsidRDefault="006B0F6B" w:rsidP="001A1358">
            <w:pPr>
              <w:pStyle w:val="Title"/>
              <w:jc w:val="left"/>
              <w:rPr>
                <w:rFonts w:ascii="Arial" w:hAnsi="Arial" w:cs="Arial"/>
                <w:bCs/>
                <w:sz w:val="22"/>
                <w:szCs w:val="22"/>
                <w:rPrChange w:id="11" w:author="Georgia Aitkenhead" w:date="2019-07-12T13:49:00Z">
                  <w:rPr>
                    <w:rFonts w:ascii="Arial" w:hAnsi="Arial" w:cs="Arial"/>
                    <w:b w:val="0"/>
                    <w:bCs/>
                    <w:sz w:val="22"/>
                    <w:szCs w:val="22"/>
                  </w:rPr>
                </w:rPrChange>
              </w:rPr>
            </w:pPr>
            <w:ins w:id="12" w:author="Georgia Aitkenhead" w:date="2019-07-12T13:53:00Z">
              <w:r>
                <w:rPr>
                  <w:rFonts w:ascii="Arial" w:hAnsi="Arial" w:cs="Arial"/>
                  <w:sz w:val="22"/>
                  <w:szCs w:val="22"/>
                </w:rPr>
                <w:t>Identity</w:t>
              </w:r>
            </w:ins>
            <w:ins w:id="13" w:author="Georgia Aitkenhead" w:date="2019-07-12T13:51:00Z">
              <w:r>
                <w:rPr>
                  <w:rFonts w:ascii="Arial" w:hAnsi="Arial" w:cs="Arial"/>
                  <w:sz w:val="22"/>
                  <w:szCs w:val="22"/>
                </w:rPr>
                <w:t>:</w:t>
              </w:r>
            </w:ins>
          </w:p>
        </w:tc>
        <w:tc>
          <w:tcPr>
            <w:tcW w:w="244" w:type="dxa"/>
          </w:tcPr>
          <w:p w14:paraId="2B61AC96" w14:textId="3BF783CE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3F76AB4E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2438594A" w14:textId="77777777" w:rsidR="006B0F6B" w:rsidRDefault="006B0F6B" w:rsidP="001A1358">
            <w:pPr>
              <w:pStyle w:val="Title"/>
              <w:jc w:val="right"/>
              <w:rPr>
                <w:ins w:id="14" w:author="Georgia Aitkenhead" w:date="2019-07-12T13:50:00Z"/>
                <w:rFonts w:ascii="Arial" w:hAnsi="Arial" w:cs="Arial"/>
                <w:sz w:val="22"/>
                <w:szCs w:val="22"/>
              </w:rPr>
            </w:pPr>
          </w:p>
          <w:p w14:paraId="33417381" w14:textId="61A2237D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email: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</w:tcPr>
          <w:p w14:paraId="70F8DE52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85" w:type="dxa"/>
          </w:tcPr>
          <w:p w14:paraId="1675F46A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bottom w:val="single" w:sz="4" w:space="0" w:color="auto"/>
            </w:tcBorders>
          </w:tcPr>
          <w:p w14:paraId="462E4D77" w14:textId="68E39D3C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4" w:type="dxa"/>
          </w:tcPr>
          <w:p w14:paraId="795EA897" w14:textId="4C9BBD49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09BEEA38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696B251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address:</w:t>
            </w:r>
          </w:p>
        </w:tc>
        <w:tc>
          <w:tcPr>
            <w:tcW w:w="6921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E43A53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4" w:type="dxa"/>
          </w:tcPr>
          <w:p w14:paraId="242710D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5C9019A6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7C2C2A73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phone: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658240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Daytime phone</w:t>
            </w:r>
          </w:p>
        </w:tc>
        <w:tc>
          <w:tcPr>
            <w:tcW w:w="285" w:type="dxa"/>
          </w:tcPr>
          <w:p w14:paraId="6242B07B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959B8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Evening phone</w:t>
            </w:r>
          </w:p>
        </w:tc>
        <w:tc>
          <w:tcPr>
            <w:tcW w:w="244" w:type="dxa"/>
          </w:tcPr>
          <w:p w14:paraId="5173A50F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1E500923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0D6B3F4B" w14:textId="77777777" w:rsidR="009E09AF" w:rsidRDefault="001A1358" w:rsidP="001A1358">
            <w:pPr>
              <w:pStyle w:val="Title"/>
              <w:jc w:val="right"/>
              <w:rPr>
                <w:ins w:id="15" w:author="Georgia Aitkenhead" w:date="2019-07-12T13:53:00Z"/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Name of guardian</w:t>
            </w:r>
          </w:p>
          <w:p w14:paraId="1F34D00C" w14:textId="1C103C59" w:rsidR="001A1358" w:rsidRPr="00366D00" w:rsidRDefault="009E09AF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ins w:id="16" w:author="Georgia Aitkenhead" w:date="2019-07-12T13:53:00Z">
              <w:r>
                <w:rPr>
                  <w:rFonts w:ascii="Arial" w:hAnsi="Arial" w:cs="Arial"/>
                  <w:sz w:val="22"/>
                  <w:szCs w:val="22"/>
                </w:rPr>
                <w:t xml:space="preserve">(if </w:t>
              </w:r>
              <w:commentRangeStart w:id="17"/>
              <w:r>
                <w:rPr>
                  <w:rFonts w:ascii="Arial" w:hAnsi="Arial" w:cs="Arial"/>
                  <w:sz w:val="22"/>
                  <w:szCs w:val="22"/>
                </w:rPr>
                <w:t>applicable</w:t>
              </w:r>
              <w:commentRangeEnd w:id="17"/>
              <w:r>
                <w:rPr>
                  <w:rStyle w:val="CommentReference"/>
                  <w:rFonts w:asciiTheme="minorHAnsi" w:eastAsiaTheme="minorHAnsi" w:hAnsiTheme="minorHAnsi" w:cstheme="minorBidi"/>
                  <w:b w:val="0"/>
                  <w:lang w:eastAsia="en-US"/>
                </w:rPr>
                <w:commentReference w:id="17"/>
              </w:r>
              <w:r>
                <w:rPr>
                  <w:rFonts w:ascii="Arial" w:hAnsi="Arial" w:cs="Arial"/>
                  <w:sz w:val="22"/>
                  <w:szCs w:val="22"/>
                </w:rPr>
                <w:t>)</w:t>
              </w:r>
            </w:ins>
            <w:r w:rsidR="001A1358" w:rsidRPr="00366D00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1E0E90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 xml:space="preserve">Forename </w:t>
            </w:r>
          </w:p>
        </w:tc>
        <w:tc>
          <w:tcPr>
            <w:tcW w:w="285" w:type="dxa"/>
          </w:tcPr>
          <w:p w14:paraId="4421789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1CF1C1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 xml:space="preserve">Surname </w:t>
            </w:r>
          </w:p>
        </w:tc>
        <w:tc>
          <w:tcPr>
            <w:tcW w:w="244" w:type="dxa"/>
          </w:tcPr>
          <w:p w14:paraId="18736756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114C8C17" w14:textId="77777777" w:rsidTr="001A1358">
        <w:tblPrEx>
          <w:jc w:val="left"/>
        </w:tblPrEx>
        <w:trPr>
          <w:gridAfter w:val="1"/>
          <w:wAfter w:w="244" w:type="dxa"/>
          <w:trHeight w:val="680"/>
        </w:trPr>
        <w:tc>
          <w:tcPr>
            <w:tcW w:w="2199" w:type="dxa"/>
            <w:vAlign w:val="center"/>
          </w:tcPr>
          <w:p w14:paraId="7F7B54B5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Signature:</w:t>
            </w:r>
          </w:p>
        </w:tc>
        <w:tc>
          <w:tcPr>
            <w:tcW w:w="4121" w:type="dxa"/>
            <w:gridSpan w:val="3"/>
            <w:tcBorders>
              <w:bottom w:val="single" w:sz="4" w:space="0" w:color="auto"/>
            </w:tcBorders>
          </w:tcPr>
          <w:p w14:paraId="396DB185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80" w:type="dxa"/>
            <w:vAlign w:val="center"/>
          </w:tcPr>
          <w:p w14:paraId="40400845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Date:</w:t>
            </w:r>
          </w:p>
        </w:tc>
        <w:tc>
          <w:tcPr>
            <w:tcW w:w="1920" w:type="dxa"/>
            <w:gridSpan w:val="3"/>
            <w:tcBorders>
              <w:bottom w:val="single" w:sz="4" w:space="0" w:color="auto"/>
            </w:tcBorders>
          </w:tcPr>
          <w:p w14:paraId="738A0772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39FF588" w14:textId="77777777" w:rsidR="006D70D1" w:rsidRPr="006D70D1" w:rsidRDefault="006D70D1" w:rsidP="006D70D1"/>
    <w:sectPr w:rsidR="006D70D1" w:rsidRPr="006D70D1" w:rsidSect="00992D1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737" w:left="1440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Georgia Aitkenhead" w:date="2019-07-12T13:52:00Z" w:initials="GA">
    <w:p w14:paraId="269B5E1C" w14:textId="09412444" w:rsidR="006B0F6B" w:rsidRDefault="006B0F6B">
      <w:pPr>
        <w:pStyle w:val="CommentText"/>
      </w:pPr>
      <w:r>
        <w:rPr>
          <w:rStyle w:val="CommentReference"/>
        </w:rPr>
        <w:annotationRef/>
      </w:r>
      <w:r w:rsidR="009E09AF">
        <w:rPr>
          <w:rFonts w:ascii="Times New Roman" w:hAnsi="Times New Roman" w:cs="Times New Roman"/>
          <w:lang w:val="en-US"/>
        </w:rPr>
        <w:t>“Y</w:t>
      </w:r>
      <w:r>
        <w:rPr>
          <w:rFonts w:ascii="Times New Roman" w:hAnsi="Times New Roman" w:cs="Times New Roman"/>
          <w:lang w:val="en-US"/>
        </w:rPr>
        <w:t>ou could just ask them for their gender identity in an open text box.</w:t>
      </w:r>
      <w:r w:rsidR="009E09AF">
        <w:rPr>
          <w:rFonts w:ascii="Times New Roman" w:hAnsi="Times New Roman" w:cs="Times New Roman"/>
          <w:lang w:val="en-US"/>
        </w:rPr>
        <w:t>”</w:t>
      </w:r>
    </w:p>
  </w:comment>
  <w:comment w:id="17" w:author="Georgia Aitkenhead" w:date="2019-07-12T13:53:00Z" w:initials="GA">
    <w:p w14:paraId="2E36EC9D" w14:textId="73C17BF0" w:rsidR="009E09AF" w:rsidRDefault="009E09AF" w:rsidP="009E0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Style w:val="CommentReference"/>
        </w:rPr>
        <w:annotationRef/>
      </w:r>
      <w:r>
        <w:rPr>
          <w:rFonts w:ascii="Times New Roman" w:hAnsi="Times New Roman" w:cs="Times New Roman"/>
          <w:lang w:val="en-US"/>
        </w:rPr>
        <w:t>“Also on the consent form, it may be useful to add ‘if applicable’ when you ask for the name of</w:t>
      </w:r>
    </w:p>
    <w:p w14:paraId="35E7D223" w14:textId="29E659B0" w:rsidR="009E09AF" w:rsidRDefault="009E09AF" w:rsidP="009E09AF">
      <w:pPr>
        <w:pStyle w:val="CommentText"/>
      </w:pPr>
      <w:r>
        <w:rPr>
          <w:rFonts w:ascii="Times New Roman" w:hAnsi="Times New Roman" w:cs="Times New Roman"/>
          <w:lang w:val="en-US"/>
        </w:rPr>
        <w:t>the guardian.”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69B5E1C" w15:done="0"/>
  <w15:commentEx w15:paraId="35E7D2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69B5E1C" w16cid:durableId="20D30F37"/>
  <w16cid:commentId w16cid:paraId="35E7D223" w16cid:durableId="20D30F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A14A8" w14:textId="77777777" w:rsidR="00684D9E" w:rsidRDefault="00684D9E" w:rsidP="00094422">
      <w:pPr>
        <w:spacing w:after="0" w:line="240" w:lineRule="auto"/>
      </w:pPr>
      <w:r>
        <w:separator/>
      </w:r>
    </w:p>
  </w:endnote>
  <w:endnote w:type="continuationSeparator" w:id="0">
    <w:p w14:paraId="40F0567F" w14:textId="77777777" w:rsidR="00684D9E" w:rsidRDefault="00684D9E" w:rsidP="00094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D875F" w14:textId="77777777" w:rsidR="002105B1" w:rsidRDefault="002105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06EA" w14:textId="77777777" w:rsidR="002105B1" w:rsidRDefault="002105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6772C" w14:textId="77777777" w:rsidR="002105B1" w:rsidRDefault="002105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8449F" w14:textId="77777777" w:rsidR="00684D9E" w:rsidRDefault="00684D9E" w:rsidP="00094422">
      <w:pPr>
        <w:spacing w:after="0" w:line="240" w:lineRule="auto"/>
      </w:pPr>
      <w:r>
        <w:separator/>
      </w:r>
    </w:p>
  </w:footnote>
  <w:footnote w:type="continuationSeparator" w:id="0">
    <w:p w14:paraId="3A03FF84" w14:textId="77777777" w:rsidR="00684D9E" w:rsidRDefault="00684D9E" w:rsidP="00094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9F598" w14:textId="77777777" w:rsidR="002105B1" w:rsidRDefault="002105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97C4D" w14:textId="77777777" w:rsidR="002105B1" w:rsidRDefault="002105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B155E" w14:textId="12EB12FB" w:rsidR="00A44F1C" w:rsidRDefault="00992D1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5F43F542" wp14:editId="5F904777">
              <wp:simplePos x="0" y="0"/>
              <wp:positionH relativeFrom="margin">
                <wp:posOffset>0</wp:posOffset>
              </wp:positionH>
              <wp:positionV relativeFrom="page">
                <wp:posOffset>360045</wp:posOffset>
              </wp:positionV>
              <wp:extent cx="5731200" cy="633600"/>
              <wp:effectExtent l="0" t="0" r="3175" b="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1200" cy="633600"/>
                        <a:chOff x="0" y="0"/>
                        <a:chExt cx="5731510" cy="633095"/>
                      </a:xfrm>
                    </wpg:grpSpPr>
                    <pic:pic xmlns:pic="http://schemas.openxmlformats.org/drawingml/2006/picture">
                      <pic:nvPicPr>
                        <pic:cNvPr id="6" name="Picture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0772" y="0"/>
                          <a:ext cx="1511935" cy="633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9" name="Picture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102310"/>
                          <a:ext cx="1580515" cy="43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57600" y="102310"/>
                          <a:ext cx="207391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91515E" id="Group 4" o:spid="_x0000_s1026" style="position:absolute;margin-left:0;margin-top:28.35pt;width:451.3pt;height:49.9pt;z-index:251658752;mso-position-horizontal-relative:margin;mso-position-vertical-relative:page;mso-width-relative:margin;mso-height-relative:margin" coordsize="57315,6330" o:gfxdata="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Q3+Pfuvde9+691737&#13;&#10;r3Xvfuvde9+691737r3Xvfuvde9+691737r3Xvfuvde9+691737r3Xvfuvde9+6910SQLgXP9L2/&#13;&#10;3n37Hn1sUJz1jWQkE6fp/j9ebe9sGAxk+nTYcGIS+vl+dOuSvq/Fj/T6+6AkkgilOnDg0Hl1z926&#13;&#10;1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0TYX9+z5deyeHXDWfwv+8+7afn1QmQfh/mOuQb6Ai1/wDY&#13;&#10;+6EsOIx69XANKkU67v8A4e9al9et066LWF7f7z78XQZJ615/Lrwa/uvix+v+HrdPTr2rm3u4ZWFQ&#13;&#10;eq93p1y9763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0TYX+t&#13;&#10;vx/xT37r3WNpOPpf8H6khvrpOkEf7z/vfvRUMNJ60dVO0VPXWon+yR+BcqLm17AE/wBObG3trS1K&#13;&#10;LJT/AGvVlJ/EKdd3Um4IP1+n9R9QSOPd9Eq5J1fKgHVCorWlPn14t/T/AG1r/wC9X937v4f59bDI&#13;&#10;DpJ/w9eL2vdfp/jck/4D3Qly2gYr58f5dbIBFVyf2dcAwYEgc8254a3F/wDiPp7uDo+Jq/l1TSOL&#13;&#10;rT8+vKwMigA86uePwPetcZODk/b14eDUaePlx6ke99X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f/9Tf4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f/9Xf4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f/9bf4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f/9ff4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8607;width:15120;height:6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">
                <v:imagedata r:id="rId4" o:title=""/>
              </v:shape>
              <v:shape id="Picture 9" o:spid="_x0000_s1028" type="#_x0000_t75" style="position:absolute;top:1023;width:15805;height:4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">
                <v:imagedata r:id="rId5" o:title=""/>
              </v:shape>
              <v:shape id="Picture 10" o:spid="_x0000_s1029" type="#_x0000_t75" style="position:absolute;left:36576;top:1023;width:20739;height:4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">
                <v:imagedata r:id="rId6" o:title=""/>
              </v:shape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31392"/>
    <w:multiLevelType w:val="hybridMultilevel"/>
    <w:tmpl w:val="F5E88E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C44DA"/>
    <w:multiLevelType w:val="hybridMultilevel"/>
    <w:tmpl w:val="B466389E"/>
    <w:lvl w:ilvl="0" w:tplc="75E8DF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40ED0"/>
    <w:multiLevelType w:val="hybridMultilevel"/>
    <w:tmpl w:val="0400F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446BA"/>
    <w:multiLevelType w:val="hybridMultilevel"/>
    <w:tmpl w:val="6722E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97FEB"/>
    <w:multiLevelType w:val="hybridMultilevel"/>
    <w:tmpl w:val="F17C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eorgia Aitkenhead">
    <w15:presenceInfo w15:providerId="AD" w15:userId="S::gaitkenhead@turing.ac.uk::befdda66-32a9-4ad0-a7b8-b157c8f577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hideSpellingErrors/>
  <w:hideGrammaticalErrors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48"/>
    <w:rsid w:val="00025C95"/>
    <w:rsid w:val="00046448"/>
    <w:rsid w:val="00081F22"/>
    <w:rsid w:val="00092525"/>
    <w:rsid w:val="00094422"/>
    <w:rsid w:val="00120C72"/>
    <w:rsid w:val="00175F34"/>
    <w:rsid w:val="00192C84"/>
    <w:rsid w:val="001A1358"/>
    <w:rsid w:val="001B180C"/>
    <w:rsid w:val="001D783B"/>
    <w:rsid w:val="002105B1"/>
    <w:rsid w:val="00287098"/>
    <w:rsid w:val="003A0147"/>
    <w:rsid w:val="003F785F"/>
    <w:rsid w:val="004407D8"/>
    <w:rsid w:val="00464E90"/>
    <w:rsid w:val="005308D5"/>
    <w:rsid w:val="00572A98"/>
    <w:rsid w:val="005C07A3"/>
    <w:rsid w:val="006116E5"/>
    <w:rsid w:val="0061203E"/>
    <w:rsid w:val="00684D9E"/>
    <w:rsid w:val="006A65C2"/>
    <w:rsid w:val="006B0F6B"/>
    <w:rsid w:val="006C5EFB"/>
    <w:rsid w:val="006D1FD4"/>
    <w:rsid w:val="006D26BD"/>
    <w:rsid w:val="006D70D1"/>
    <w:rsid w:val="007337E1"/>
    <w:rsid w:val="00780F88"/>
    <w:rsid w:val="007C4E7C"/>
    <w:rsid w:val="007E7291"/>
    <w:rsid w:val="00802AE0"/>
    <w:rsid w:val="00841A88"/>
    <w:rsid w:val="00877358"/>
    <w:rsid w:val="00992D10"/>
    <w:rsid w:val="009E09AF"/>
    <w:rsid w:val="009F17AC"/>
    <w:rsid w:val="00A34A68"/>
    <w:rsid w:val="00A44F1C"/>
    <w:rsid w:val="00A56F01"/>
    <w:rsid w:val="00A62983"/>
    <w:rsid w:val="00BC31B5"/>
    <w:rsid w:val="00C046F3"/>
    <w:rsid w:val="00CA6FA1"/>
    <w:rsid w:val="00D033F6"/>
    <w:rsid w:val="00D05203"/>
    <w:rsid w:val="00D41C77"/>
    <w:rsid w:val="00DC2F3B"/>
    <w:rsid w:val="00E022D8"/>
    <w:rsid w:val="00ED70BE"/>
    <w:rsid w:val="00F11A5C"/>
    <w:rsid w:val="00FC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31DF8D"/>
  <w15:chartTrackingRefBased/>
  <w15:docId w15:val="{B692B45A-9C16-49AD-A314-9D687949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46448"/>
    <w:rPr>
      <w:b/>
      <w:bCs/>
    </w:rPr>
  </w:style>
  <w:style w:type="character" w:styleId="Emphasis">
    <w:name w:val="Emphasis"/>
    <w:basedOn w:val="DefaultParagraphFont"/>
    <w:uiPriority w:val="20"/>
    <w:qFormat/>
    <w:rsid w:val="00046448"/>
    <w:rPr>
      <w:i/>
      <w:iCs/>
    </w:rPr>
  </w:style>
  <w:style w:type="character" w:styleId="Hyperlink">
    <w:name w:val="Hyperlink"/>
    <w:basedOn w:val="DefaultParagraphFont"/>
    <w:unhideWhenUsed/>
    <w:rsid w:val="000464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E72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11A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422"/>
  </w:style>
  <w:style w:type="paragraph" w:styleId="Footer">
    <w:name w:val="footer"/>
    <w:basedOn w:val="Normal"/>
    <w:link w:val="FooterChar"/>
    <w:uiPriority w:val="99"/>
    <w:unhideWhenUsed/>
    <w:rsid w:val="000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422"/>
  </w:style>
  <w:style w:type="table" w:styleId="TableGrid">
    <w:name w:val="Table Grid"/>
    <w:basedOn w:val="TableNormal"/>
    <w:rsid w:val="00780F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780F88"/>
    <w:pPr>
      <w:spacing w:after="0" w:line="240" w:lineRule="auto"/>
      <w:jc w:val="center"/>
    </w:pPr>
    <w:rPr>
      <w:rFonts w:ascii="Times" w:eastAsia="Times" w:hAnsi="Times" w:cs="Times New Roman"/>
      <w:b/>
      <w:sz w:val="24"/>
      <w:szCs w:val="20"/>
      <w:lang w:eastAsia="ja-JP"/>
    </w:rPr>
  </w:style>
  <w:style w:type="character" w:customStyle="1" w:styleId="TitleChar">
    <w:name w:val="Title Char"/>
    <w:basedOn w:val="DefaultParagraphFont"/>
    <w:link w:val="Title"/>
    <w:rsid w:val="00780F88"/>
    <w:rPr>
      <w:rFonts w:ascii="Times" w:eastAsia="Times" w:hAnsi="Times" w:cs="Times New Roman"/>
      <w:b/>
      <w:sz w:val="24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F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F8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B0F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F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F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F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F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whitaker@turing.ac.uk" TargetMode="External"/><Relationship Id="rId13" Type="http://schemas.microsoft.com/office/2016/09/relationships/commentsIds" Target="commentsIds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james.cusack@autistica.org.uk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mailto:bethan.davies@autistica.org.uk" TargetMode="Externa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BF834-4423-F44F-A0E0-05453859E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Aitkenhead</dc:creator>
  <cp:keywords/>
  <dc:description/>
  <cp:lastModifiedBy>Georgia Aitkenhead</cp:lastModifiedBy>
  <cp:revision>2</cp:revision>
  <cp:lastPrinted>2019-07-04T09:25:00Z</cp:lastPrinted>
  <dcterms:created xsi:type="dcterms:W3CDTF">2019-08-20T16:49:00Z</dcterms:created>
  <dcterms:modified xsi:type="dcterms:W3CDTF">2019-08-20T16:49:00Z</dcterms:modified>
</cp:coreProperties>
</file>